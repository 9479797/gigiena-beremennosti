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Рубрика"/>
      </w:pPr>
      <w:bookmarkStart w:name="введение.какпользоватьсякнигой" w:id="0"/>
      <w:r>
        <w:rPr>
          <w:rtl w:val="0"/>
        </w:rPr>
        <w:t xml:space="preserve">ВВЕДЕНИЕ. </w:t>
      </w:r>
      <w:r>
        <w:rPr>
          <w:rtl w:val="0"/>
          <w:lang w:val="ru-RU"/>
        </w:rPr>
        <w:t>Как пользоваться книгой</w:t>
      </w:r>
      <w:bookmarkEnd w:id="0"/>
    </w:p>
    <w:p>
      <w:pPr>
        <w:pStyle w:val="Рубрика 2"/>
      </w:pPr>
      <w:bookmarkStart w:name="оглавление" w:id="1"/>
      <w:r>
        <w:rPr>
          <w:rFonts w:cs="Arial Unicode MS" w:eastAsia="Arial Unicode MS" w:hint="default"/>
          <w:rtl w:val="0"/>
          <w:lang w:val="ru-RU"/>
        </w:rPr>
        <w:t>Оглавление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Для кого эта книга</w:t>
      </w:r>
    </w:p>
    <w:p>
      <w:pPr>
        <w:pStyle w:val="Compact"/>
        <w:numPr>
          <w:ilvl w:val="0"/>
          <w:numId w:val="2"/>
        </w:numPr>
        <w:rPr>
          <w:del w:id="9001" w:author="Claude" w:date="2026-10-17T15:00:00Z"/>
          <w:lang w:val="en-US"/>
        </w:rPr>
      </w:pPr>
      <w:del w:id="9002" w:author="Claude" w:date="2026-10-17T15:00:00Z">
        <w:r>
          <w:rPr>
            <w:rtl w:val="0"/>
            <w:lang w:val="en-US"/>
          </w:rPr>
          <w:delText xml:space="preserve">Если книгу читает близкий человек</w:delText>
        </w:r>
      </w:del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Что вы найдёте внутри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Как устроена книга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Как быстро найти ответ на конкретный вопрос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Что можно решать самой, а что требует врача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Как читать рекомендации, ограничения и цифры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Чем эта книга не является</w:t>
      </w:r>
    </w:p>
    <w:p>
      <w:pPr>
        <w:pStyle w:val="Compact"/>
        <w:numPr>
          <w:ilvl w:val="0"/>
          <w:numId w:val="2"/>
        </w:numPr>
        <w:rPr>
          <w:ins w:id="9003" w:author="Claude" w:date="2026-10-17T15:00:00Z"/>
          <w:lang w:val="en-US"/>
        </w:rPr>
      </w:pPr>
      <w:ins w:id="9004" w:author="Claude" w:date="2026-10-17T15:00:00Z">
        <w:r>
          <w:rPr>
            <w:rtl w:val="0"/>
            <w:lang w:val="en-US"/>
          </w:rPr>
          <w:t xml:space="preserve">Если книгу читает близкий человек</w:t>
        </w:r>
      </w:ins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Клинические и научные источники</w:t>
      </w:r>
    </w:p>
    <w:p>
      <w:pPr>
        <w:pStyle w:val="First Paragraph"/>
        <w:rPr>
          <w:rFonts w:ascii="Cambria Italic" w:cs="Cambria Italic" w:hAnsi="Cambria Italic" w:eastAsia="Cambria Italic"/>
        </w:rPr>
      </w:pPr>
      <w:r>
        <w:rPr>
          <w:rFonts w:ascii="Cambria Italic" w:hAnsi="Cambria Italic" w:hint="default"/>
          <w:rtl w:val="0"/>
          <w:lang w:val="en-US"/>
        </w:rPr>
        <w:t xml:space="preserve">Черновик после </w:t>
      </w:r>
      <w:r>
        <w:rPr>
          <w:rFonts w:ascii="Cambria Italic" w:hAnsi="Cambria Italic"/>
          <w:rtl w:val="0"/>
          <w:lang w:val="en-US"/>
        </w:rPr>
        <w:t xml:space="preserve">Checkpoint 3, 17.10.2026. </w:t>
      </w:r>
      <w:r>
        <w:rPr>
          <w:rFonts w:ascii="Cambria Italic" w:hAnsi="Cambria Italic" w:hint="default"/>
          <w:rtl w:val="0"/>
          <w:lang w:val="en-US"/>
        </w:rPr>
        <w:t>Названия тем</w:t>
      </w:r>
      <w:r>
        <w:rPr>
          <w:rFonts w:ascii="Cambria Italic" w:hAnsi="Cambria Italic"/>
          <w:rtl w:val="0"/>
          <w:lang w:val="en-US"/>
        </w:rPr>
        <w:t xml:space="preserve">, </w:t>
      </w:r>
      <w:r>
        <w:rPr>
          <w:rFonts w:ascii="Cambria Italic" w:hAnsi="Cambria Italic" w:hint="default"/>
          <w:rtl w:val="0"/>
          <w:lang w:val="en-US"/>
        </w:rPr>
        <w:t>разделов и приложений сверить</w:t>
      </w:r>
      <w:r>
        <w:rPr>
          <w:rFonts w:ascii="Cambria Italic" w:hAnsi="Cambria Italic"/>
          <w:rtl w:val="0"/>
          <w:lang w:val="en-US"/>
        </w:rPr>
        <w:t xml:space="preserve">, </w:t>
      </w:r>
      <w:r>
        <w:rPr>
          <w:rFonts w:ascii="Cambria Italic" w:hAnsi="Cambria Italic" w:hint="default"/>
          <w:rtl w:val="0"/>
          <w:lang w:val="en-US"/>
        </w:rPr>
        <w:t>когда все темы и приложения будут утверждены</w:t>
      </w:r>
      <w:r>
        <w:rPr>
          <w:rFonts w:ascii="Cambria Italic" w:hAnsi="Cambria Italic"/>
          <w:rtl w:val="0"/>
          <w:lang w:val="en-US"/>
        </w:rPr>
        <w:t>.</w:t>
      </w:r>
      <w:bookmarkEnd w:id="1"/>
    </w:p>
    <w:p>
      <w:pPr>
        <w:pStyle w:val="Body Text"/>
        <w:rPr>
          <w:rFonts w:ascii="Cambria Italic" w:cs="Cambria Italic" w:hAnsi="Cambria Italic" w:eastAsia="Cambria Italic"/>
        </w:rPr>
      </w:pPr>
      <w:r>
        <w:rPr>
          <w:rFonts w:ascii="Cambria Italic" w:hAnsi="Cambria Italic" w:hint="default"/>
          <w:rtl w:val="0"/>
          <w:lang w:val="en-US"/>
        </w:rPr>
        <w:t>Тест показал две полоски</w:t>
      </w:r>
      <w:r>
        <w:rPr>
          <w:rFonts w:ascii="Cambria Italic" w:hAnsi="Cambria Italic"/>
          <w:rtl w:val="0"/>
          <w:lang w:val="en-US"/>
        </w:rPr>
        <w:t xml:space="preserve">, </w:t>
      </w:r>
      <w:r>
        <w:rPr>
          <w:rFonts w:ascii="Cambria Italic" w:hAnsi="Cambria Italic" w:hint="default"/>
          <w:rtl w:val="0"/>
          <w:lang w:val="en-US"/>
        </w:rPr>
        <w:t>и вопросы появляются раньше</w:t>
      </w:r>
      <w:r>
        <w:rPr>
          <w:rFonts w:ascii="Cambria Italic" w:hAnsi="Cambria Italic"/>
          <w:rtl w:val="0"/>
          <w:lang w:val="en-US"/>
        </w:rPr>
        <w:t xml:space="preserve">, </w:t>
      </w:r>
      <w:r>
        <w:rPr>
          <w:rFonts w:ascii="Cambria Italic" w:hAnsi="Cambria Italic" w:hint="default"/>
          <w:rtl w:val="0"/>
          <w:lang w:val="en-US"/>
        </w:rPr>
        <w:t>чем успевает улечься радость</w:t>
      </w:r>
      <w:r>
        <w:rPr>
          <w:rFonts w:ascii="Cambria Italic" w:hAnsi="Cambria Italic"/>
          <w:rtl w:val="0"/>
          <w:lang w:val="en-US"/>
        </w:rPr>
        <w:t xml:space="preserve">. </w:t>
      </w:r>
      <w:r>
        <w:rPr>
          <w:rFonts w:ascii="Cambria Italic" w:hAnsi="Cambria Italic" w:hint="default"/>
          <w:rtl w:val="0"/>
          <w:lang w:val="en-US"/>
        </w:rPr>
        <w:t>Можно ли утренний кофе</w:t>
      </w:r>
      <w:r>
        <w:rPr>
          <w:rFonts w:ascii="Cambria Italic" w:hAnsi="Cambria Italic"/>
          <w:rtl w:val="0"/>
          <w:lang w:val="en-US"/>
        </w:rPr>
        <w:t xml:space="preserve">? </w:t>
      </w:r>
      <w:r>
        <w:rPr>
          <w:rFonts w:ascii="Cambria Italic" w:hAnsi="Cambria Italic" w:hint="default"/>
          <w:rtl w:val="0"/>
          <w:lang w:val="en-US"/>
        </w:rPr>
        <w:t>А бокал шампанского две недели назад</w:t>
      </w:r>
      <w:r>
        <w:rPr>
          <w:rFonts w:ascii="Cambria Italic" w:hAnsi="Cambria Italic"/>
          <w:rtl w:val="0"/>
          <w:lang w:val="en-US"/>
        </w:rPr>
        <w:t xml:space="preserve">, </w:t>
      </w:r>
      <w:r>
        <w:rPr>
          <w:rFonts w:ascii="Cambria Italic" w:hAnsi="Cambria Italic" w:hint="default"/>
          <w:rtl w:val="0"/>
          <w:lang w:val="en-US"/>
        </w:rPr>
        <w:t>когда вы ещё ничего не знали</w:t>
      </w:r>
      <w:r>
        <w:rPr>
          <w:rFonts w:ascii="Cambria Italic" w:hAnsi="Cambria Italic"/>
          <w:rtl w:val="0"/>
          <w:lang w:val="en-US"/>
        </w:rPr>
        <w:t xml:space="preserve">? </w:t>
      </w:r>
      <w:r>
        <w:rPr>
          <w:rFonts w:ascii="Cambria Italic" w:hAnsi="Cambria Italic" w:hint="default"/>
          <w:rtl w:val="0"/>
          <w:lang w:val="en-US"/>
        </w:rPr>
        <w:t>Отдавать ли кошку</w:t>
      </w:r>
      <w:r>
        <w:rPr>
          <w:rFonts w:ascii="Cambria Italic" w:hAnsi="Cambria Italic"/>
          <w:rtl w:val="0"/>
          <w:lang w:val="en-US"/>
        </w:rPr>
        <w:t xml:space="preserve">? </w:t>
      </w:r>
      <w:r>
        <w:rPr>
          <w:rFonts w:ascii="Cambria Italic" w:hAnsi="Cambria Italic" w:hint="default"/>
          <w:rtl w:val="0"/>
          <w:lang w:val="en-US"/>
        </w:rPr>
        <w:t>Правда ли</w:t>
      </w:r>
      <w:r>
        <w:rPr>
          <w:rFonts w:ascii="Cambria Italic" w:hAnsi="Cambria Italic"/>
          <w:rtl w:val="0"/>
          <w:lang w:val="en-US"/>
        </w:rPr>
        <w:t xml:space="preserve">, </w:t>
      </w:r>
      <w:r>
        <w:rPr>
          <w:rFonts w:ascii="Cambria Italic" w:hAnsi="Cambria Italic" w:hint="default"/>
          <w:rtl w:val="0"/>
          <w:lang w:val="en-US"/>
        </w:rPr>
        <w:t>что «один ребёнок — минус один зуб»</w:t>
      </w:r>
      <w:r>
        <w:rPr>
          <w:rFonts w:ascii="Cambria Italic" w:hAnsi="Cambria Italic"/>
          <w:rtl w:val="0"/>
          <w:lang w:val="en-US"/>
        </w:rPr>
        <w:t xml:space="preserve">? </w:t>
      </w:r>
      <w:r>
        <w:rPr>
          <w:rFonts w:ascii="Cambria Italic" w:hAnsi="Cambria Italic" w:hint="default"/>
          <w:rtl w:val="0"/>
          <w:lang w:val="en-US"/>
        </w:rPr>
        <w:t>В инструкции к таблетке написано «противопоказано при беременности»</w:t>
      </w:r>
      <w:r>
        <w:rPr>
          <w:rFonts w:ascii="Cambria Italic" w:hAnsi="Cambria Italic"/>
          <w:rtl w:val="0"/>
          <w:lang w:val="en-US"/>
        </w:rPr>
        <w:t xml:space="preserve">, </w:t>
      </w:r>
      <w:r>
        <w:rPr>
          <w:rFonts w:ascii="Cambria Italic" w:hAnsi="Cambria Italic" w:hint="default"/>
          <w:rtl w:val="0"/>
          <w:lang w:val="en-US"/>
        </w:rPr>
        <w:t>а врач её выписал — кому верить</w:t>
      </w:r>
      <w:r>
        <w:rPr>
          <w:rFonts w:ascii="Cambria Italic" w:hAnsi="Cambria Italic"/>
          <w:rtl w:val="0"/>
          <w:lang w:val="en-US"/>
        </w:rPr>
        <w:t>?</w:t>
      </w:r>
    </w:p>
    <w:p>
      <w:pPr>
        <w:pStyle w:val="Body Text"/>
      </w:pPr>
      <w:r>
        <w:rPr>
          <w:rFonts w:ascii="Cambria Italic" w:hAnsi="Cambria Italic" w:hint="default"/>
          <w:rtl w:val="0"/>
          <w:lang w:val="en-US"/>
        </w:rPr>
        <w:t>Ответы приходят отовсюду сразу</w:t>
      </w:r>
      <w:r>
        <w:rPr>
          <w:rFonts w:ascii="Cambria Italic" w:hAnsi="Cambria Italic"/>
          <w:rtl w:val="0"/>
          <w:lang w:val="en-US"/>
        </w:rPr>
        <w:t xml:space="preserve">: </w:t>
      </w:r>
      <w:r>
        <w:rPr>
          <w:rFonts w:ascii="Cambria Italic" w:hAnsi="Cambria Italic" w:hint="default"/>
          <w:rtl w:val="0"/>
          <w:lang w:val="en-US"/>
        </w:rPr>
        <w:t>от мамы</w:t>
      </w:r>
      <w:r>
        <w:rPr>
          <w:rFonts w:ascii="Cambria Italic" w:hAnsi="Cambria Italic"/>
          <w:rtl w:val="0"/>
          <w:lang w:val="en-US"/>
        </w:rPr>
        <w:t xml:space="preserve">, </w:t>
      </w:r>
      <w:r>
        <w:rPr>
          <w:rFonts w:ascii="Cambria Italic" w:hAnsi="Cambria Italic" w:hint="default"/>
          <w:rtl w:val="0"/>
          <w:lang w:val="en-US"/>
        </w:rPr>
        <w:t>от подруги</w:t>
      </w:r>
      <w:r>
        <w:rPr>
          <w:rFonts w:ascii="Cambria Italic" w:hAnsi="Cambria Italic"/>
          <w:rtl w:val="0"/>
          <w:lang w:val="en-US"/>
        </w:rPr>
        <w:t xml:space="preserve">, </w:t>
      </w:r>
      <w:r>
        <w:rPr>
          <w:rFonts w:ascii="Cambria Italic" w:hAnsi="Cambria Italic" w:hint="default"/>
          <w:rtl w:val="0"/>
          <w:lang w:val="en-US"/>
        </w:rPr>
        <w:t>с форума</w:t>
      </w:r>
      <w:r>
        <w:rPr>
          <w:rFonts w:ascii="Cambria Italic" w:hAnsi="Cambria Italic"/>
          <w:rtl w:val="0"/>
          <w:lang w:val="en-US"/>
        </w:rPr>
        <w:t xml:space="preserve">, </w:t>
      </w:r>
      <w:r>
        <w:rPr>
          <w:rFonts w:ascii="Cambria Italic" w:hAnsi="Cambria Italic" w:hint="default"/>
          <w:rtl w:val="0"/>
          <w:lang w:val="en-US"/>
        </w:rPr>
        <w:t>из рекламы витаминов</w:t>
      </w:r>
      <w:r>
        <w:rPr>
          <w:rFonts w:ascii="Cambria Italic" w:hAnsi="Cambria Italic"/>
          <w:rtl w:val="0"/>
          <w:lang w:val="en-US"/>
        </w:rPr>
        <w:t xml:space="preserve">. </w:t>
      </w:r>
      <w:r>
        <w:rPr>
          <w:rFonts w:ascii="Cambria Italic" w:hAnsi="Cambria Italic" w:hint="default"/>
          <w:rtl w:val="0"/>
          <w:lang w:val="en-US"/>
        </w:rPr>
        <w:t>Они противоречат друг другу</w:t>
      </w:r>
      <w:r>
        <w:rPr>
          <w:rFonts w:ascii="Cambria Italic" w:hAnsi="Cambria Italic"/>
          <w:rtl w:val="0"/>
          <w:lang w:val="en-US"/>
        </w:rPr>
        <w:t xml:space="preserve">, </w:t>
      </w:r>
      <w:r>
        <w:rPr>
          <w:rFonts w:ascii="Cambria Italic" w:hAnsi="Cambria Italic" w:hint="default"/>
          <w:rtl w:val="0"/>
          <w:lang w:val="en-US"/>
        </w:rPr>
        <w:t>а на приёме у врача всё не спросишь</w:t>
      </w:r>
      <w:r>
        <w:rPr>
          <w:rFonts w:ascii="Cambria Italic" w:hAnsi="Cambria Italic"/>
          <w:rtl w:val="0"/>
          <w:lang w:val="en-US"/>
        </w:rPr>
        <w:t xml:space="preserve">. </w:t>
      </w:r>
      <w:r>
        <w:rPr>
          <w:rFonts w:ascii="Cambria Italic" w:hAnsi="Cambria Italic" w:hint="default"/>
          <w:rtl w:val="0"/>
          <w:lang w:val="en-US"/>
        </w:rPr>
        <w:t>Эта книга отвечает на такие вопросы и объясняет</w:t>
      </w:r>
      <w:r>
        <w:rPr>
          <w:rFonts w:ascii="Cambria Italic" w:hAnsi="Cambria Italic"/>
          <w:rtl w:val="0"/>
          <w:lang w:val="en-US"/>
        </w:rPr>
        <w:t xml:space="preserve">, </w:t>
      </w:r>
      <w:r>
        <w:rPr>
          <w:rFonts w:ascii="Cambria Italic" w:hAnsi="Cambria Italic" w:hint="default"/>
          <w:rtl w:val="0"/>
          <w:lang w:val="en-US"/>
        </w:rPr>
        <w:t>почему ответ именно такой</w:t>
      </w:r>
      <w:r>
        <w:rPr>
          <w:rFonts w:ascii="Cambria Italic" w:hAnsi="Cambria Italic"/>
          <w:rtl w:val="0"/>
          <w:lang w:val="en-US"/>
        </w:rPr>
        <w:t>.</w:t>
      </w:r>
      <w:ins w:id="9005" w:author="Claude" w:date="2026-10-17T15:00:00Z">
        <w:r>
          <w:rPr>
            <w:rFonts w:ascii="Cambria Italic" w:hAnsi="Cambria Italic"/>
            <w:rtl w:val="0"/>
            <w:lang w:val="en-US"/>
          </w:rPr>
          <w:t xml:space="preserve"> Она опирается на те же клинические рекомендации, по которым работают врачи, а медицинские слова объясняет там, где без них не обойтись.</w:t>
        </w:r>
      </w:ins>
    </w:p>
    <w:p>
      <w:pPr>
        <w:pStyle w:val="Body Text"/>
        <w:rPr>
          <w:ins w:id="9006" w:author="Claude" w:date="2026-10-17T15:00:00Z"/>
        </w:rPr>
      </w:pPr>
      <w:ins w:id="9007" w:author="Claude" w:date="2026-10-17T15:00:00Z">
        <w:r>
          <w:rPr>
            <w:rFonts w:ascii="Cambria Italic" w:hAnsi="Cambria Italic" w:hint="default"/>
            <w:rtl w:val="0"/>
            <w:lang w:val="en-US"/>
          </w:rPr>
          <w:t xml:space="preserve">С этим знанием легче прожить эти месяцы спокойно: не отказываться без причины от того, что можно, не пропустить важное и приходить на приём, уже зная, о чём спросить.</w:t>
        </w:r>
      </w:ins>
    </w:p>
    <w:p>
      <w:pPr>
        <w:pStyle w:val="Рубрика 2"/>
      </w:pPr>
      <w:bookmarkStart w:name="длякогоэтакнига" w:id="2"/>
      <w:r>
        <w:rPr>
          <w:rFonts w:cs="Arial Unicode MS" w:eastAsia="Arial Unicode MS" w:hint="default"/>
          <w:rtl w:val="0"/>
          <w:lang w:val="ru-RU"/>
        </w:rPr>
        <w:t>Для кого эта книга</w:t>
      </w:r>
    </w:p>
    <w:p>
      <w:pPr>
        <w:pStyle w:val="First Paragraph"/>
      </w:pPr>
      <w:del w:id="9008" w:author="Claude" w:date="2026-10-17T15:00:00Z">
        <w:r>
          <w:rPr>
            <w:rtl w:val="0"/>
            <w:lang w:val="ru-RU"/>
          </w:rPr>
          <w:delText xml:space="preserve">(Доработать текст раздела) </w:delText>
        </w:r>
      </w:del>
      <w:del w:id="9011" w:author="Claude" w:date="2026-10-17T15:00:00Z">
        <w:r>
          <w:rPr>
            <w:rtl w:val="0"/>
            <w:lang w:val="en-US"/>
          </w:rPr>
          <w:delText xml:space="preserve">Для беременных и для тех, кто беременность планирует.</w:delText>
        </w:r>
      </w:del>
      <w:ins w:id="9012" w:author="Claude" w:date="2026-10-17T15:00:00Z">
        <w:r>
          <w:rPr>
            <w:rtl w:val="0"/>
            <w:lang w:val="en-US"/>
          </w:rPr>
          <w:t xml:space="preserve">Для беременных — с первых недель, когда о беременности знаете только вы, до последних дней перед родами.</w:t>
        </w:r>
      </w:ins>
      <w:r>
        <w:rPr>
          <w:rtl w:val="0"/>
          <w:lang w:val="en-US"/>
        </w:rPr>
        <w:t xml:space="preserve"> </w:t>
      </w:r>
      <w:del w:id="9013" w:author="Claude" w:date="2026-10-17T15:00:00Z">
        <w:r>
          <w:rPr>
            <w:rtl w:val="0"/>
            <w:lang w:val="en-US"/>
          </w:rPr>
          <w:delText xml:space="preserve">Она о том</w:delText>
        </w:r>
      </w:del>
      <w:ins w:id="9014" w:author="Claude" w:date="2026-10-17T15:00:00Z">
        <w:r>
          <w:rPr>
            <w:rtl w:val="0"/>
            <w:lang w:val="en-US"/>
          </w:rPr>
          <w:t xml:space="preserve">Книга о том</w:t>
        </w:r>
      </w:ins>
      <w:r>
        <w:rPr>
          <w:rtl w:val="0"/>
          <w:lang w:val="en-US"/>
        </w:rPr>
        <w:t xml:space="preserve">, как жить эти месяцы: что есть и пить, как спать и двигаться, как </w:t>
      </w:r>
      <w:del w:id="9015" w:author="Claude" w:date="2026-10-17T15:00:00Z">
        <w:r>
          <w:rPr>
            <w:rtl w:val="0"/>
            <w:lang w:val="en-US"/>
          </w:rPr>
          <w:delText xml:space="preserve">ухаживать за телом и зубами</w:delText>
        </w:r>
      </w:del>
      <w:ins w:id="9016" w:author="Claude" w:date="2026-10-17T15:00:00Z">
        <w:r>
          <w:rPr>
            <w:rtl w:val="0"/>
            <w:lang w:val="en-US"/>
          </w:rPr>
          <w:t xml:space="preserve">беречь кожу и зубы</w:t>
        </w:r>
      </w:ins>
      <w:del w:id="9009" w:author="Claude" w:date="2026-10-17T15:00:00Z">
        <w:r>
          <w:rPr>
            <w:rtl w:val="0"/>
            <w:lang w:val="ru-RU"/>
          </w:rPr>
          <w:delText xml:space="preserve"> (придумать замену - неприятно звучит слово)</w:delText>
        </w:r>
      </w:del>
      <w:r>
        <w:rPr>
          <w:rtl w:val="0"/>
          <w:lang w:val="en-US"/>
        </w:rPr>
        <w:t xml:space="preserve">, что делать с лекарствами, привычками, инфекциями и тревогой, как следить за своим состоянием дома и когда пора к врачу.</w:t>
      </w:r>
      <w:del w:id="9010" w:author="Claude" w:date="2026-10-17T15:00:00Z">
        <w:r>
          <w:rPr>
            <w:rtl w:val="0"/>
            <w:lang w:val="ru-RU"/>
          </w:rPr>
          <w:delText xml:space="preserve"> </w:delText>
        </w:r>
      </w:del>
      <w:del w:id="9017" w:author="Claude" w:date="2026-10-17T15:00:00Z">
        <w:r>
          <w:rPr>
            <w:rtl w:val="0"/>
            <w:lang w:val="en-US"/>
          </w:rPr>
          <w:delText xml:space="preserve">Если она пока в планах, книга пригодится раньше, чем кажется: часть решений — от фолиевой кислоты до прививки от краснухи — принимают до зачатия.</w:delText>
        </w:r>
      </w:del>
    </w:p>
    <w:p>
      <w:pPr>
        <w:pStyle w:val="Body Text"/>
        <w:rPr>
          <w:ins w:id="9018" w:author="Claude" w:date="2026-10-17T15:00:00Z"/>
        </w:rPr>
      </w:pPr>
      <w:ins w:id="9019" w:author="Claude" w:date="2026-10-17T15:00:00Z">
        <w:r>
          <w:rPr>
            <w:rtl w:val="0"/>
            <w:lang w:val="en-US"/>
          </w:rPr>
          <w:t xml:space="preserve">За этими вопросами стоит то, чего хочет почти каждая беременная: хорошо себя чувствовать, меньше тревожиться, понимать, что происходит с её телом и с ребёнком, и знать, что делать, если что-то пойдёт не так. Книга помогает в каждом из этих пунктов: объясняет, что нормально, что можно изменить самой и с чем идти к врачу.</w:t>
        </w:r>
      </w:ins>
    </w:p>
    <w:p>
      <w:pPr>
        <w:pStyle w:val="Body Text"/>
        <w:rPr>
          <w:ins w:id="9020" w:author="Claude" w:date="2026-10-17T15:00:00Z"/>
        </w:rPr>
      </w:pPr>
      <w:ins w:id="9021" w:author="Claude" w:date="2026-10-17T15:00:00Z">
        <w:r>
          <w:rPr>
            <w:rtl w:val="0"/>
            <w:lang w:val="en-US"/>
          </w:rPr>
          <w:t xml:space="preserve">И для тех, кто беременность только планирует. Вам книга пригодится раньше, чем кажется: часть решений — от фолиевой кислоты до прививки от краснухи — принимают до зачатия.</w:t>
        </w:r>
      </w:ins>
    </w:p>
    <w:p>
      <w:pPr>
        <w:pStyle w:val="Body Text"/>
      </w:pPr>
      <w:r>
        <w:rPr>
          <w:rtl w:val="0"/>
          <w:lang w:val="en-US"/>
        </w:rPr>
        <w:t xml:space="preserve">Книга написана для беременности без осложнений. Если у вас хроническая болезнь или беременность идёт непросто, она тоже пригодится, но часть общих правил к вам может не подойти. При таких случаях в тексте указано, что решение за врачом, который вас ведёт.</w:t>
      </w:r>
    </w:p>
    <w:p>
      <w:pPr>
        <w:pStyle w:val="Body Text"/>
      </w:pPr>
      <w:r>
        <w:rPr>
          <w:rtl w:val="0"/>
          <w:lang w:val="en-US"/>
        </w:rPr>
        <w:t xml:space="preserve">Если книгу взял в руки партнёр, мама или подруга, для них в конце Введения есть отдельная страница.</w:t>
      </w:r>
      <w:bookmarkEnd w:id="2"/>
    </w:p>
    <w:p>
      <w:pPr>
        <w:pStyle w:val="Рубрика 2"/>
      </w:pPr>
      <w:bookmarkStart w:name="чтовынайдётевнутри" w:id="3"/>
      <w:r>
        <w:rPr>
          <w:rFonts w:cs="Arial Unicode MS" w:eastAsia="Arial Unicode MS" w:hint="default"/>
          <w:rtl w:val="0"/>
          <w:lang w:val="ru-RU"/>
        </w:rPr>
        <w:t>Что вы найдёте внутри</w:t>
      </w:r>
    </w:p>
    <w:p>
      <w:pPr>
        <w:pStyle w:val="Body Text"/>
        <w:rPr>
          <w:ins w:id="9022" w:author="Claude" w:date="2026-10-17T15:00:00Z"/>
        </w:rPr>
      </w:pPr>
      <w:ins w:id="9023" w:author="Claude" w:date="2026-10-17T15:00:00Z">
        <w:r>
          <w:rPr>
            <w:rtl w:val="0"/>
            <w:lang w:val="en-US"/>
          </w:rPr>
          <w:t xml:space="preserve">Одиннадцать тем идут от того, из чего состоит обычный день, к тому, что тревожит:</w:t>
        </w:r>
      </w:ins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Bold" w:hAnsi="Cambria Bold" w:hint="default"/>
          <w:rtl w:val="0"/>
          <w:lang w:val="en-US"/>
        </w:rPr>
        <w:t xml:space="preserve">Тема </w:t>
      </w:r>
      <w:r>
        <w:rPr>
          <w:rFonts w:ascii="Cambria Bold" w:hAnsi="Cambria Bold"/>
          <w:rtl w:val="0"/>
          <w:lang w:val="en-US"/>
        </w:rPr>
        <w:t>1.</w:t>
      </w:r>
      <w:r>
        <w:rPr>
          <w:rtl w:val="0"/>
          <w:lang w:val="en-US"/>
        </w:rPr>
        <w:t xml:space="preserve"> Питание и питьё: прибавка веса, витамины, особые рационы, тошнота и изжога, пищевая безопасность, кофеин.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Bold" w:hAnsi="Cambria Bold" w:hint="default"/>
          <w:rtl w:val="0"/>
          <w:lang w:val="en-US"/>
        </w:rPr>
        <w:t xml:space="preserve">Тема </w:t>
      </w:r>
      <w:r>
        <w:rPr>
          <w:rFonts w:ascii="Cambria Bold" w:hAnsi="Cambria Bold"/>
          <w:rtl w:val="0"/>
          <w:lang w:val="en-US"/>
        </w:rPr>
        <w:t>2.</w:t>
      </w:r>
      <w:r>
        <w:rPr>
          <w:rtl w:val="0"/>
          <w:lang w:val="en-US"/>
        </w:rPr>
        <w:t xml:space="preserve"> Сон: почему он меняется, что мешает, в какой позе спать после 28 недель.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Bold" w:hAnsi="Cambria Bold" w:hint="default"/>
          <w:rtl w:val="0"/>
          <w:lang w:val="en-US"/>
        </w:rPr>
        <w:t xml:space="preserve">Тема </w:t>
      </w:r>
      <w:r>
        <w:rPr>
          <w:rFonts w:ascii="Cambria Bold" w:hAnsi="Cambria Bold"/>
          <w:rtl w:val="0"/>
          <w:lang w:val="en-US"/>
        </w:rPr>
        <w:t>3.</w:t>
      </w:r>
      <w:r>
        <w:rPr>
          <w:rtl w:val="0"/>
          <w:lang w:val="en-US"/>
        </w:rPr>
        <w:t xml:space="preserve"> Движение: кому и сколько можно, какие нагрузки подходят, боль в спине, тазовое дно, когда прекратить занятие.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Bold" w:hAnsi="Cambria Bold" w:hint="default"/>
          <w:rtl w:val="0"/>
          <w:lang w:val="en-US"/>
        </w:rPr>
        <w:t xml:space="preserve">Тема </w:t>
      </w:r>
      <w:r>
        <w:rPr>
          <w:rFonts w:ascii="Cambria Bold" w:hAnsi="Cambria Bold"/>
          <w:rtl w:val="0"/>
          <w:lang w:val="en-US"/>
        </w:rPr>
        <w:t>4.</w:t>
      </w:r>
      <w:r>
        <w:rPr>
          <w:rtl w:val="0"/>
          <w:lang w:val="en-US"/>
        </w:rPr>
        <w:t xml:space="preserve"> Интимная жизнь: безопасность, желание, боль, защита от инфекций, половой покой.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Bold" w:hAnsi="Cambria Bold" w:hint="default"/>
          <w:rtl w:val="0"/>
          <w:lang w:val="en-US"/>
        </w:rPr>
        <w:t xml:space="preserve">Тема </w:t>
      </w:r>
      <w:r>
        <w:rPr>
          <w:rFonts w:ascii="Cambria Bold" w:hAnsi="Cambria Bold"/>
          <w:rtl w:val="0"/>
          <w:lang w:val="en-US"/>
        </w:rPr>
        <w:t>5.</w:t>
      </w:r>
      <w:r>
        <w:rPr>
          <w:rtl w:val="0"/>
          <w:lang w:val="en-US"/>
        </w:rPr>
        <w:t xml:space="preserve"> Кожа и гигиена: зуд, растяжки, косметика, грудь, интимная зона и выделения.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Bold" w:hAnsi="Cambria Bold" w:hint="default"/>
          <w:rtl w:val="0"/>
          <w:lang w:val="en-US"/>
        </w:rPr>
        <w:t xml:space="preserve">Тема </w:t>
      </w:r>
      <w:r>
        <w:rPr>
          <w:rFonts w:ascii="Cambria Bold" w:hAnsi="Cambria Bold"/>
          <w:rtl w:val="0"/>
          <w:lang w:val="en-US"/>
        </w:rPr>
        <w:t>6.</w:t>
      </w:r>
      <w:r>
        <w:rPr>
          <w:rtl w:val="0"/>
          <w:lang w:val="en-US"/>
        </w:rPr>
        <w:t xml:space="preserve"> Зубы и дёсны: уход, лечение, анестезия и рентген при беременности.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Bold" w:hAnsi="Cambria Bold" w:hint="default"/>
          <w:rtl w:val="0"/>
          <w:lang w:val="en-US"/>
        </w:rPr>
        <w:t xml:space="preserve">Тема </w:t>
      </w:r>
      <w:r>
        <w:rPr>
          <w:rFonts w:ascii="Cambria Bold" w:hAnsi="Cambria Bold"/>
          <w:rtl w:val="0"/>
          <w:lang w:val="en-US"/>
        </w:rPr>
        <w:t>7.</w:t>
      </w:r>
      <w:r>
        <w:rPr>
          <w:rtl w:val="0"/>
          <w:lang w:val="en-US"/>
        </w:rPr>
        <w:t xml:space="preserve"> Лекарства и добавки: как читать инструкцию, чем снижать боль и температуру, что помогает при простуде, аллергии, изжоге, как быть, если препарат уже принят.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Bold" w:hAnsi="Cambria Bold" w:hint="default"/>
          <w:rtl w:val="0"/>
          <w:lang w:val="en-US"/>
        </w:rPr>
        <w:t xml:space="preserve">Тема </w:t>
      </w:r>
      <w:r>
        <w:rPr>
          <w:rFonts w:ascii="Cambria Bold" w:hAnsi="Cambria Bold"/>
          <w:rtl w:val="0"/>
          <w:lang w:val="en-US"/>
        </w:rPr>
        <w:t>8.</w:t>
      </w:r>
      <w:r>
        <w:rPr>
          <w:rtl w:val="0"/>
          <w:lang w:val="en-US"/>
        </w:rPr>
        <w:t xml:space="preserve"> Привычки и воздействия: алкоголь, курение, бытовая химия, жара, работа, поездки, падения.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Bold" w:hAnsi="Cambria Bold" w:hint="default"/>
          <w:rtl w:val="0"/>
          <w:lang w:val="en-US"/>
        </w:rPr>
        <w:t xml:space="preserve">Тема </w:t>
      </w:r>
      <w:r>
        <w:rPr>
          <w:rFonts w:ascii="Cambria Bold" w:hAnsi="Cambria Bold"/>
          <w:rtl w:val="0"/>
          <w:lang w:val="en-US"/>
        </w:rPr>
        <w:t>9.</w:t>
      </w:r>
      <w:r>
        <w:rPr>
          <w:rtl w:val="0"/>
          <w:lang w:val="en-US"/>
        </w:rPr>
        <w:t xml:space="preserve"> Инфекции и прививки: откуда берутся опасные инфекции, какие прививки делают, что делать после контакта с больным, как понимать анализы.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Bold" w:hAnsi="Cambria Bold" w:hint="default"/>
          <w:rtl w:val="0"/>
          <w:lang w:val="en-US"/>
        </w:rPr>
        <w:t xml:space="preserve">Тема </w:t>
      </w:r>
      <w:r>
        <w:rPr>
          <w:rFonts w:ascii="Cambria Bold" w:hAnsi="Cambria Bold"/>
          <w:rtl w:val="0"/>
          <w:lang w:val="en-US"/>
        </w:rPr>
        <w:t>10.</w:t>
      </w:r>
      <w:r>
        <w:rPr>
          <w:rtl w:val="0"/>
          <w:lang w:val="en-US"/>
        </w:rPr>
        <w:t xml:space="preserve"> Эмоциональное состояние: тревога, депрессия, страх родов, к кому идти, небезопасные отношения, кризис.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Bold" w:hAnsi="Cambria Bold" w:hint="default"/>
          <w:rtl w:val="0"/>
          <w:lang w:val="en-US"/>
        </w:rPr>
        <w:t xml:space="preserve">Тема </w:t>
      </w:r>
      <w:r>
        <w:rPr>
          <w:rFonts w:ascii="Cambria Bold" w:hAnsi="Cambria Bold"/>
          <w:rtl w:val="0"/>
          <w:lang w:val="en-US"/>
        </w:rPr>
        <w:t>11.</w:t>
      </w:r>
      <w:r>
        <w:rPr>
          <w:rtl w:val="0"/>
          <w:lang w:val="en-US"/>
        </w:rPr>
        <w:t xml:space="preserve"> Наблюдение дома: шевеления ребёнка, давление, дневник симптомов, когда звонить врачу и как быстро.</w:t>
      </w:r>
      <w:bookmarkEnd w:id="3"/>
    </w:p>
    <w:p>
      <w:pPr>
        <w:pStyle w:val="Рубрика 2"/>
      </w:pPr>
      <w:bookmarkStart w:name="какустроенакнига" w:id="4"/>
      <w:r>
        <w:rPr>
          <w:rFonts w:cs="Arial Unicode MS" w:eastAsia="Arial Unicode MS" w:hint="default"/>
          <w:rtl w:val="0"/>
          <w:lang w:val="ru-RU"/>
        </w:rPr>
        <w:t>Как устроена книга</w:t>
      </w:r>
    </w:p>
    <w:p>
      <w:pPr>
        <w:pStyle w:val="First Paragraph"/>
      </w:pPr>
      <w:r>
        <w:rPr>
          <w:rtl w:val="0"/>
          <w:lang w:val="en-US"/>
        </w:rPr>
        <w:t>Книга состоит из четырёх частей.</w:t>
      </w:r>
    </w:p>
    <w:p>
      <w:pPr>
        <w:pStyle w:val="First Paragraph"/>
      </w:pPr>
      <w:bookmarkStart w:name="какустроенакнига2" w:id="5"/>
      <w:r>
        <w:rPr>
          <w:rtl w:val="0"/>
          <w:lang w:val="en-US"/>
        </w:rPr>
        <w:t xml:space="preserve">В самом начале — </w:t>
      </w:r>
      <w:r>
        <w:rPr>
          <w:rFonts w:ascii="Cambria Bold" w:hAnsi="Cambria Bold" w:hint="default"/>
          <w:rtl w:val="0"/>
          <w:lang w:val="en-US"/>
        </w:rPr>
        <w:t xml:space="preserve">Раздел </w:t>
      </w:r>
      <w:r>
        <w:rPr>
          <w:rFonts w:ascii="Cambria Bold" w:hAnsi="Cambria Bold"/>
          <w:rtl w:val="0"/>
          <w:lang w:val="en-US"/>
        </w:rPr>
        <w:t xml:space="preserve">0 </w:t>
      </w:r>
      <w:r>
        <w:rPr>
          <w:rFonts w:ascii="Cambria Bold" w:hAnsi="Cambria Bold" w:hint="default"/>
          <w:rtl w:val="0"/>
          <w:lang w:val="en-US"/>
        </w:rPr>
        <w:t>«Быстрая помощь»</w:t>
      </w:r>
      <w:r>
        <w:rPr>
          <w:rtl w:val="0"/>
          <w:lang w:val="en-US"/>
        </w:rPr>
        <w:t xml:space="preserve">. Он стоит первым, чтобы его можно было открыть за секунды, когда страшно: кровь, сильная боль, судороги, ребёнок перестал двигаться. В нём только то, что нужно сделать сейчас.</w:t>
      </w:r>
    </w:p>
    <w:p>
      <w:pPr>
        <w:pStyle w:val="Body Text"/>
      </w:pPr>
      <w:r>
        <w:rPr>
          <w:rtl w:val="0"/>
          <w:lang w:val="en-US"/>
        </w:rPr>
        <w:t xml:space="preserve">За ним — </w:t>
      </w:r>
      <w:r>
        <w:rPr>
          <w:rFonts w:ascii="Cambria Bold" w:hAnsi="Cambria Bold" w:hint="default"/>
          <w:rtl w:val="0"/>
          <w:lang w:val="en-US"/>
        </w:rPr>
        <w:t>Ориентационный раздел</w:t>
      </w:r>
      <w:r>
        <w:rPr>
          <w:rtl w:val="0"/>
          <w:lang w:val="en-US"/>
        </w:rPr>
        <w:t xml:space="preserve">: как устроено наблюдение беременности. К каким врачам и сколько раз ходить, чем скрининг отличается от диагноза, что значит загадочное «по показаниям» и какие вопросы взять с собой на приём.</w:t>
      </w:r>
    </w:p>
    <w:p>
      <w:pPr>
        <w:pStyle w:val="Body Text"/>
      </w:pPr>
      <w:r>
        <w:rPr>
          <w:rtl w:val="0"/>
          <w:lang w:val="en-US"/>
        </w:rPr>
        <w:t xml:space="preserve">Затем </w:t>
      </w:r>
      <w:r>
        <w:rPr>
          <w:rFonts w:ascii="Cambria Bold" w:hAnsi="Cambria Bold" w:hint="default"/>
          <w:rtl w:val="0"/>
          <w:lang w:val="en-US"/>
        </w:rPr>
        <w:t>одиннадцать тем</w:t>
      </w:r>
      <w:r>
        <w:rPr>
          <w:rtl w:val="0"/>
          <w:lang w:val="en-US"/>
        </w:rPr>
        <w:t xml:space="preserve"> — основная часть книги. Их можно читать подряд, а можно открывать по одной, когда возник вопрос: каждая тема отвечает на свои вопросы целиком и не заставляет искать недостающее в других главах. Заголовок раздела называет вопрос, на который раздел отвечает, — например, «Боль в спине и тазу: почему возникает и что делать».</w:t>
      </w:r>
    </w:p>
    <w:p>
      <w:pPr>
        <w:pStyle w:val="Body Text"/>
      </w:pPr>
      <w:r>
        <w:rPr>
          <w:rtl w:val="0"/>
          <w:lang w:val="en-US"/>
        </w:rPr>
        <w:t xml:space="preserve">В конце — </w:t>
      </w:r>
      <w:r>
        <w:rPr>
          <w:rFonts w:ascii="Cambria Bold" w:hAnsi="Cambria Bold" w:hint="default"/>
          <w:rtl w:val="0"/>
          <w:lang w:val="en-US"/>
        </w:rPr>
        <w:t>приложения</w:t>
      </w:r>
      <w:r>
        <w:rPr>
          <w:rtl w:val="0"/>
          <w:lang w:val="en-US"/>
        </w:rPr>
        <w:t xml:space="preserve">: навигаторы по симптомам и жизненным ситуациям, памятки и чек-листы.</w:t>
      </w:r>
    </w:p>
    <w:p>
      <w:pPr>
        <w:pStyle w:val="Body Text"/>
      </w:pPr>
      <w:r>
        <w:rPr>
          <w:rtl w:val="0"/>
          <w:lang w:val="en-US"/>
        </w:rPr>
        <w:t xml:space="preserve">Признаки, при которых нужна срочная помощь, в книге нарочно повторяются — в Разделе 0 и в каждой теме, где они могут понадобиться. Остальное подробно разобрано в одном месте, а в других — коротко и со ссылкой.</w:t>
      </w:r>
      <w:bookmarkEnd w:id="5"/>
      <w:bookmarkEnd w:id="4"/>
    </w:p>
    <w:p>
      <w:pPr>
        <w:pStyle w:val="Рубрика 2"/>
      </w:pPr>
      <w:bookmarkStart w:name="X23dc473738cfcefd969d8e931aa055b345b6263" w:id="6"/>
      <w:r>
        <w:rPr>
          <w:rFonts w:cs="Arial Unicode MS" w:eastAsia="Arial Unicode MS" w:hint="default"/>
          <w:rtl w:val="0"/>
          <w:lang w:val="ru-RU"/>
        </w:rPr>
        <w:t>Как быстро найти ответ на конкретный вопрос</w:t>
      </w:r>
    </w:p>
    <w:p>
      <w:pPr>
        <w:pStyle w:val="First Paragraph"/>
      </w:pPr>
      <w:r>
        <w:rPr>
          <w:rFonts w:ascii="Cambria Bold" w:hAnsi="Cambria Bold" w:hint="default"/>
          <w:rtl w:val="0"/>
          <w:lang w:val="en-US"/>
        </w:rPr>
        <w:t>Если страшно прямо сейчас</w:t>
      </w:r>
      <w:r>
        <w:rPr>
          <w:rtl w:val="0"/>
          <w:lang w:val="en-US"/>
        </w:rPr>
        <w:t xml:space="preserve"> — кровь, боль, судороги, ребёнок перестал двигаться, — откройте Раздел 0. В начале раздела есть таблица: ситуация → номер пункта.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Если появился симптом</w:t>
      </w:r>
      <w:r>
        <w:rPr>
          <w:rtl w:val="0"/>
          <w:lang w:val="en-US"/>
        </w:rPr>
        <w:t xml:space="preserve"> и вы не понимаете, насколько это серьёзно, — Приложение 1 «Навигатор по симптомам»: симптом → в какой теме о нём написано → нужно ли сначала заглянуть в Раздел 0.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Если что</w:t>
      </w:r>
      <w:r>
        <w:rPr>
          <w:rFonts w:ascii="Cambria Bold" w:hAnsi="Cambria Bold"/>
          <w:rtl w:val="0"/>
          <w:lang w:val="en-US"/>
        </w:rPr>
        <w:t>-</w:t>
      </w:r>
      <w:r>
        <w:rPr>
          <w:rFonts w:ascii="Cambria Bold" w:hAnsi="Cambria Bold" w:hint="default"/>
          <w:rtl w:val="0"/>
          <w:lang w:val="en-US"/>
        </w:rPr>
        <w:t>то случилось</w:t>
      </w:r>
      <w:r>
        <w:rPr>
          <w:rtl w:val="0"/>
          <w:lang w:val="en-US"/>
        </w:rPr>
        <w:t xml:space="preserve"> — приняли лекарство, упали, укусил клещ, кто-то дома заболел, предстоит перелёт или лечение зуба, — Приложение 2 «Навигатор по жизненным ситуациям».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Если вопрос о повседневной жизни</w:t>
      </w:r>
      <w:r>
        <w:rPr>
          <w:rtl w:val="0"/>
          <w:lang w:val="en-US"/>
        </w:rPr>
        <w:t xml:space="preserve"> — можно ли кофе, баню, спортзал, краску для волос, — ищите по оглавлению книги: названия разделов составлены так, чтобы вопрос узнавался по ним.</w:t>
      </w:r>
    </w:p>
    <w:p>
      <w:pPr>
        <w:pStyle w:val="Body Text"/>
      </w:pPr>
      <w:r>
        <w:rPr>
          <w:rtl w:val="0"/>
          <w:lang w:val="en-US"/>
        </w:rPr>
        <w:t xml:space="preserve">Например: вы поскользнулись на улице и упали на живот, ничего не болит. В Приложении 2 строка «Упала» ведёт в Раздел 0, пункт 0.13: после падения на живот — в роддом сразу, даже если вы чувствуете себя хорошо. Почему — Тема 8, раздел 8.16.</w:t>
      </w:r>
      <w:bookmarkEnd w:id="6"/>
    </w:p>
    <w:p>
      <w:pPr>
        <w:pStyle w:val="Рубрика 2"/>
      </w:pPr>
      <w:bookmarkStart w:name="X26a7f205e45d363e9fc7fa7a6db5d67b22bd677" w:id="7"/>
      <w:r>
        <w:rPr>
          <w:rFonts w:cs="Arial Unicode MS" w:eastAsia="Arial Unicode MS" w:hint="default"/>
          <w:rtl w:val="0"/>
          <w:lang w:val="ru-RU"/>
        </w:rPr>
        <w:t>Что можно решать самой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а что требует врача</w:t>
      </w:r>
    </w:p>
    <w:p>
      <w:pPr>
        <w:pStyle w:val="First Paragraph"/>
      </w:pPr>
      <w:bookmarkStart w:name="X26a7f205e45d363e9fc7fa7a6db5d67b22bd672" w:id="8"/>
      <w:r>
        <w:rPr>
          <w:rtl w:val="0"/>
          <w:lang w:val="en-US"/>
        </w:rPr>
        <w:t xml:space="preserve">Повседневные решения — что есть, как спать, сколько двигаться, чем мыть кожу, как ухаживать за зубами — вы принимаете сами, и книга даёт для них всё необходимое. Там, где правило зависит от вашего здоровья, это сказано прямо.</w:t>
      </w:r>
    </w:p>
    <w:p>
      <w:pPr>
        <w:pStyle w:val="Body Text"/>
      </w:pPr>
      <w:r>
        <w:rPr>
          <w:rtl w:val="0"/>
          <w:lang w:val="en-US"/>
        </w:rPr>
        <w:t xml:space="preserve">С новым и непривычным в самочувствии сложнее: здесь важно понять, насколько это срочно. В книге пять уровней срочности:</w:t>
      </w:r>
    </w:p>
    <w:p>
      <w:pPr>
        <w:pStyle w:val="Compact"/>
        <w:numPr>
          <w:ilvl w:val="0"/>
          <w:numId w:val="4"/>
        </w:numPr>
      </w:pPr>
      <w:r>
        <w:rPr>
          <w:rFonts w:ascii="Cambria Bold" w:hAnsi="Cambria Bold" w:hint="default"/>
          <w:rtl w:val="0"/>
          <w:lang w:val="en-US"/>
        </w:rPr>
        <w:t>Продолжить наблюдение</w:t>
      </w:r>
      <w:r>
        <w:rPr>
          <w:rtl w:val="0"/>
          <w:lang w:val="en-US"/>
        </w:rPr>
        <w:t xml:space="preserve"> — изменение ожидаемое и не мешает жить.</w:t>
      </w:r>
    </w:p>
    <w:p>
      <w:pPr>
        <w:pStyle w:val="Compact"/>
        <w:numPr>
          <w:ilvl w:val="0"/>
          <w:numId w:val="4"/>
        </w:numPr>
      </w:pPr>
      <w:r>
        <w:rPr>
          <w:rFonts w:ascii="Cambria Bold" w:hAnsi="Cambria Bold" w:hint="default"/>
          <w:rtl w:val="0"/>
          <w:lang w:val="en-US"/>
        </w:rPr>
        <w:t>Обсудить на плановом приёме</w:t>
      </w:r>
      <w:r>
        <w:rPr>
          <w:rtl w:val="0"/>
          <w:lang w:val="en-US"/>
        </w:rPr>
        <w:t xml:space="preserve"> — изменение стойкое, но не нарастает.</w:t>
      </w:r>
    </w:p>
    <w:p>
      <w:pPr>
        <w:pStyle w:val="Compact"/>
        <w:numPr>
          <w:ilvl w:val="0"/>
          <w:numId w:val="4"/>
        </w:numPr>
      </w:pPr>
      <w:r>
        <w:rPr>
          <w:rFonts w:ascii="Cambria Bold" w:hAnsi="Cambria Bold" w:hint="default"/>
          <w:rtl w:val="0"/>
          <w:lang w:val="en-US"/>
        </w:rPr>
        <w:t>Связаться с врачом раньше</w:t>
      </w:r>
      <w:r>
        <w:rPr>
          <w:rtl w:val="0"/>
          <w:lang w:val="en-US"/>
        </w:rPr>
        <w:t xml:space="preserve"> — в тот же или на следующий день.</w:t>
      </w:r>
    </w:p>
    <w:p>
      <w:pPr>
        <w:pStyle w:val="Compact"/>
        <w:numPr>
          <w:ilvl w:val="0"/>
          <w:numId w:val="4"/>
        </w:numPr>
      </w:pPr>
      <w:r>
        <w:rPr>
          <w:rFonts w:ascii="Cambria Bold" w:hAnsi="Cambria Bold" w:hint="default"/>
          <w:rtl w:val="0"/>
          <w:lang w:val="en-US"/>
        </w:rPr>
        <w:t>Обратиться срочно</w:t>
      </w:r>
      <w:r>
        <w:rPr>
          <w:rtl w:val="0"/>
          <w:lang w:val="en-US"/>
        </w:rPr>
        <w:t xml:space="preserve"> — в приёмное отделение роддома сразу, не дожидаясь утра.</w:t>
      </w:r>
    </w:p>
    <w:p>
      <w:pPr>
        <w:pStyle w:val="Compact"/>
        <w:numPr>
          <w:ilvl w:val="0"/>
          <w:numId w:val="4"/>
        </w:numPr>
      </w:pPr>
      <w:r>
        <w:rPr>
          <w:rFonts w:ascii="Cambria Bold" w:hAnsi="Cambria Bold" w:hint="default"/>
          <w:rtl w:val="0"/>
          <w:lang w:val="en-US"/>
        </w:rPr>
        <w:t>Вызвать скорую</w:t>
      </w:r>
      <w:r>
        <w:rPr>
          <w:rtl w:val="0"/>
          <w:lang w:val="en-US"/>
        </w:rPr>
        <w:t xml:space="preserve"> — немедленно, по номеру 103 или 112.</w:t>
      </w:r>
    </w:p>
    <w:p>
      <w:pPr>
        <w:pStyle w:val="First Paragraph"/>
      </w:pPr>
      <w:r>
        <w:rPr>
          <w:rtl w:val="0"/>
          <w:lang w:val="en-US"/>
        </w:rPr>
        <w:t xml:space="preserve">Если не можете выбрать между двумя уровнями, выбирайте более высокий. Обращение, после которого оказалось, что всё в порядке, — нормальный исход: осматривают многих, чтобы не пропустить тех, кому помощь нужна. Какой симптом к какому уровню относится, подробно разобрано в последней теме книги — о наблюдении дома.</w:t>
      </w:r>
    </w:p>
    <w:p>
      <w:pPr>
        <w:pStyle w:val="Body Text"/>
      </w:pPr>
      <w:r>
        <w:rPr>
          <w:rtl w:val="0"/>
          <w:lang w:val="en-US"/>
        </w:rPr>
        <w:t xml:space="preserve">С лекарствами правило своё. Назначенный препарат сами не отменяют, даже если в инструкции нашлось пугающее слово: сначала звонят врачу, который его назначил. Перед покупкой средства без рецепта называют фармацевту срок беременности. Что можно принять самой при боли и температуре и в каких пределах, сказано в главе о лекарствах.</w:t>
      </w:r>
      <w:bookmarkEnd w:id="8"/>
      <w:bookmarkEnd w:id="7"/>
    </w:p>
    <w:p>
      <w:pPr>
        <w:pStyle w:val="Рубрика 2"/>
      </w:pPr>
      <w:bookmarkStart w:name="X48ae0a7bbebc85f77c702d4b5907da43264deda" w:id="9"/>
      <w:r>
        <w:rPr>
          <w:rFonts w:cs="Arial Unicode MS" w:eastAsia="Arial Unicode MS" w:hint="default"/>
          <w:rtl w:val="0"/>
          <w:lang w:val="ru-RU"/>
        </w:rPr>
        <w:t>Как читать рекомендации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ограничения и цифры</w:t>
      </w:r>
    </w:p>
    <w:p>
      <w:pPr>
        <w:pStyle w:val="First Paragraph"/>
      </w:pPr>
      <w:del w:id="9025" w:author="Claude" w:date="2026-10-17T15:00:00Z">
        <w:r>
          <w:rPr>
            <w:rFonts w:ascii="Cambria Bold" w:hAnsi="Cambria Bold" w:hint="default"/>
            <w:rtl w:val="0"/>
            <w:lang w:val="en-US"/>
          </w:rPr>
          <w:delText xml:space="preserve">Откуда сведения</w:delText>
        </w:r>
      </w:del>
      <w:del w:id="9026" w:author="Claude" w:date="2026-10-17T15:00:00Z">
        <w:r>
          <w:rPr>
            <w:rFonts w:ascii="Cambria Bold" w:hAnsi="Cambria Bold"/>
            <w:rtl w:val="0"/>
            <w:lang w:val="en-US"/>
          </w:rPr>
          <w:delText xml:space="preserve">.</w:delText>
        </w:r>
      </w:del>
      <w:del w:id="9024" w:author="Claude" w:date="2026-10-17T15:00:00Z">
        <w:r>
          <w:rPr>
            <w:rtl w:val="0"/>
            <w:lang w:val="en-US"/>
          </w:rPr>
          <w:delText xml:space="preserve"> Медицинские утверждения в книге опираются на источники. В </w:delText>
        </w:r>
      </w:del>
      <w:bookmarkEnd w:id="9"/>
      <w:bookmarkStart w:name="X48ae0a7bbebc85f77c702d4b5907da43264ded2" w:id="10"/>
      <w:r>
        <w:rPr>
          <w:rFonts w:ascii="Cambria Bold" w:hAnsi="Cambria Bold" w:hint="default"/>
          <w:rtl w:val="0"/>
          <w:lang w:val="en-US"/>
        </w:rPr>
        <w:t>Откуда сведения</w:t>
      </w:r>
      <w:r>
        <w:rPr>
          <w:rFonts w:ascii="Cambria Bold" w:hAnsi="Cambria Bold"/>
          <w:rtl w:val="0"/>
          <w:lang w:val="en-US"/>
        </w:rPr>
        <w:t>.</w:t>
      </w:r>
      <w:r>
        <w:rPr>
          <w:rtl w:val="0"/>
        </w:rPr>
        <w:t xml:space="preserve"> Каждое медицинское утверждение в книге опирается на источник. Прежде всего — на российские клинические рекомендации и приказы Минздрава: по ним вас ведут в женской консультации и роддоме, поэтому книга и врач говорят на одном языке. Если российский документ о чём-то молчит, книга берёт рекомендации Всемирной организации здравоохранения или зарубежных профессиональных обществ и говорит в тексте, чья это рекомендация. Список источников — в конце каждой темы; рядом с каждым указано, какое утверждение на нём стоит.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Когда данных мало</w:t>
      </w:r>
      <w:r>
        <w:rPr>
          <w:rFonts w:ascii="Cambria Bold" w:hAnsi="Cambria Bold"/>
          <w:rtl w:val="0"/>
          <w:lang w:val="en-US"/>
        </w:rPr>
        <w:t>.</w:t>
      </w:r>
      <w:r>
        <w:rPr>
          <w:rtl w:val="0"/>
          <w:lang w:val="en-US"/>
        </w:rPr>
        <w:t xml:space="preserve"> Беременных почти не включают в исследования лекарств, поэтому о многих препаратах, добавках и процедурах известно немного. «Данных о безопасности нет» не значит ни «безопасно», ни «опасно» — это повод обсудить вопрос с врачом. Отсюда и загадка с инструкцией: «противопоказано при беременности» написано у очень многих препаратов, в том числе у тех, что врачи постоянно назначают беременным. Врач, который выписал препарат, это ограничение видел и учёл, поэтому слово во вкладыше — повод задать ему вопрос, а не </w:t>
      </w:r>
      <w:r>
        <w:rPr>
          <w:rtl w:val="0"/>
          <w:lang w:val="ru-RU"/>
        </w:rPr>
        <w:t>самовольно прекратить приём препарата.</w:t>
      </w:r>
      <w:r>
        <w:rPr>
          <w:rtl w:val="0"/>
          <w:lang w:val="en-US"/>
        </w:rPr>
        <w:t xml:space="preserve"> Если исследования противоречат друг другу, книга так и говорит, а не выбирает удобный ответ.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Цифры</w:t>
      </w:r>
      <w:r>
        <w:rPr>
          <w:rFonts w:ascii="Cambria Bold" w:hAnsi="Cambria Bold"/>
          <w:rtl w:val="0"/>
          <w:lang w:val="en-US"/>
        </w:rPr>
        <w:t>.</w:t>
      </w:r>
      <w:r>
        <w:rPr>
          <w:rtl w:val="0"/>
          <w:lang w:val="en-US"/>
        </w:rPr>
        <w:t xml:space="preserve"> Давление 140/90, «прокладка промокает меньше чем за час» — это границы, после которых меняется действие: позвонить, поехать, вызвать скорую. Диагноза граница не ставит. Давление 141/91 — повод действовать, а не вывод, что вы больны; 139/89 при плохом самочувствии — не повод успокоиться. И один анализ редко что-то решает сам по себе: нормы при беременности другие, а результат читают вместе с осмотром и прошлыми анализами.</w:t>
      </w:r>
      <w:bookmarkEnd w:id="10"/>
    </w:p>
    <w:p>
      <w:pPr>
        <w:pStyle w:val="Рубрика 2"/>
      </w:pPr>
      <w:bookmarkStart w:name="чемэтакниганеявляется" w:id="11"/>
      <w:r>
        <w:rPr>
          <w:rFonts w:cs="Arial Unicode MS" w:eastAsia="Arial Unicode MS" w:hint="default"/>
          <w:rtl w:val="0"/>
          <w:lang w:val="ru-RU"/>
        </w:rPr>
        <w:t>Чем эта книга не является</w:t>
      </w:r>
    </w:p>
    <w:p>
      <w:pPr>
        <w:pStyle w:val="First Paragraph"/>
      </w:pPr>
      <w:r>
        <w:rPr>
          <w:rFonts w:ascii="Cambria Bold" w:hAnsi="Cambria Bold" w:hint="default"/>
          <w:rtl w:val="0"/>
          <w:lang w:val="en-US"/>
        </w:rPr>
        <w:t>Она не заменяет врача</w:t>
      </w:r>
      <w:r>
        <w:rPr>
          <w:rFonts w:ascii="Cambria Bold" w:hAnsi="Cambria Bold"/>
          <w:rtl w:val="0"/>
          <w:lang w:val="en-US"/>
        </w:rPr>
        <w:t>.</w:t>
      </w:r>
      <w:r>
        <w:rPr>
          <w:rtl w:val="0"/>
          <w:lang w:val="en-US"/>
        </w:rPr>
        <w:t xml:space="preserve"> Книга объясняет, что происходит и как действовать, но не видит вас, ваших анализов и истории болезни.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Она не ставит диагноз</w:t>
      </w:r>
      <w:r>
        <w:rPr>
          <w:rFonts w:ascii="Cambria Bold" w:hAnsi="Cambria Bold"/>
          <w:rtl w:val="0"/>
          <w:lang w:val="en-US"/>
        </w:rPr>
        <w:t>.</w:t>
      </w:r>
      <w:r>
        <w:rPr>
          <w:rtl w:val="0"/>
          <w:lang w:val="en-US"/>
        </w:rPr>
        <w:t xml:space="preserve"> Описание признаков нужно, чтобы вы поняли, насколько срочно обращаться, а не чтобы определили болезнь сами.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Она не назначает лечение</w:t>
      </w:r>
      <w:r>
        <w:rPr>
          <w:rFonts w:ascii="Cambria Bold" w:hAnsi="Cambria Bold"/>
          <w:rtl w:val="0"/>
          <w:lang w:val="en-US"/>
        </w:rPr>
        <w:t>.</w:t>
      </w:r>
      <w:r>
        <w:rPr>
          <w:rtl w:val="0"/>
          <w:lang w:val="en-US"/>
        </w:rPr>
        <w:t xml:space="preserve"> О лекарствах книга рассказывает, что можно принять самой и в каких пределах, а что — только по назначению. Лечение подбирает врач.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Она не о лечении осложнений беременности</w:t>
      </w:r>
      <w:r>
        <w:rPr>
          <w:rFonts w:ascii="Cambria Bold" w:hAnsi="Cambria Bold"/>
          <w:rtl w:val="0"/>
          <w:lang w:val="en-US"/>
        </w:rPr>
        <w:t>.</w:t>
      </w:r>
      <w:r>
        <w:rPr>
          <w:rtl w:val="0"/>
          <w:lang w:val="en-US"/>
        </w:rPr>
        <w:t xml:space="preserve"> Для них в книге — как их распознать, куда и как быстро обращаться.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Она не о родах и уходе за новорождённым</w:t>
      </w:r>
      <w:r>
        <w:rPr>
          <w:rFonts w:ascii="Cambria Bold" w:hAnsi="Cambria Bold"/>
          <w:rtl w:val="0"/>
          <w:lang w:val="en-US"/>
        </w:rPr>
        <w:t>.</w:t>
      </w:r>
      <w:r>
        <w:rPr>
          <w:rtl w:val="0"/>
          <w:lang w:val="en-US"/>
        </w:rPr>
        <w:t xml:space="preserve"> О периоде после родов — только там, где он продолжает беременность: например, послеродовая депрессия (Тема 10), кормление грудью (Темы 5 и 7).</w:t>
      </w:r>
      <w:bookmarkEnd w:id="11"/>
    </w:p>
    <w:p>
      <w:pPr>
        <w:pStyle w:val="Body Text"/>
        <w:rPr>
          <w:ins w:id="9027" w:author="Claude" w:date="2026-10-17T15:00:00Z"/>
        </w:rPr>
      </w:pPr>
      <w:ins w:id="9028" w:author="Claude" w:date="2026-10-17T15:00:00Z">
        <w:r>
          <w:rPr>
            <w:rtl w:val="0"/>
            <w:lang w:val="en-US"/>
          </w:rPr>
          <w:t xml:space="preserve">Зато с ней проще разговаривать с врачом: понимать, что он назначил и зачем, и разбираться в результатах обследований.</w:t>
        </w:r>
      </w:ins>
    </w:p>
    <w:p>
      <w:pPr>
        <w:pStyle w:val="Body Text"/>
      </w:pPr>
    </w:p>
    <w:p>
      <w:pPr>
        <w:pStyle w:val="Рубрика 3"/>
      </w:pPr>
      <w:bookmarkStart w:name="есликнигучитаетблизкийчеловек" w:id="12"/>
      <w:r>
        <w:rPr>
          <w:rFonts w:cs="Arial Unicode MS" w:eastAsia="Arial Unicode MS" w:hint="default"/>
          <w:rtl w:val="0"/>
          <w:lang w:val="ru-RU"/>
        </w:rPr>
        <w:t>Если книгу читает близкий человек</w:t>
      </w:r>
    </w:p>
    <w:p>
      <w:pPr>
        <w:pStyle w:val="First Paragraph"/>
      </w:pPr>
      <w:r>
        <w:rPr>
          <w:rtl w:val="0"/>
          <w:lang w:val="en-US"/>
        </w:rPr>
        <w:t xml:space="preserve">Читать её целиком вам не обязательно. Ниже — что может понадобиться, в зависимости от того, чем вы помогаете. </w:t>
      </w:r>
    </w:p>
    <w:p>
      <w:pPr>
        <w:pStyle w:val="First Paragraph"/>
      </w:pPr>
      <w:r>
        <w:rPr>
          <w:rFonts w:ascii="Cambria Bold" w:hAnsi="Cambria Bold" w:hint="default"/>
          <w:rtl w:val="0"/>
          <w:lang w:val="en-US"/>
        </w:rPr>
        <w:t>Если окажетесь рядом</w:t>
      </w:r>
      <w:r>
        <w:rPr>
          <w:rFonts w:ascii="Cambria Bold" w:hAnsi="Cambria Bold"/>
          <w:rtl w:val="0"/>
          <w:lang w:val="en-US"/>
        </w:rPr>
        <w:t xml:space="preserve">, </w:t>
      </w:r>
      <w:r>
        <w:rPr>
          <w:rFonts w:ascii="Cambria Bold" w:hAnsi="Cambria Bold" w:hint="default"/>
          <w:rtl w:val="0"/>
          <w:lang w:val="en-US"/>
        </w:rPr>
        <w:t>когда ей плохо</w:t>
      </w:r>
      <w:r>
        <w:rPr>
          <w:rFonts w:ascii="Cambria Bold" w:hAnsi="Cambria Bold"/>
          <w:rtl w:val="0"/>
          <w:lang w:val="en-US"/>
        </w:rPr>
        <w:t>.</w:t>
      </w:r>
      <w:r>
        <w:rPr>
          <w:rtl w:val="0"/>
          <w:lang w:val="en-US"/>
        </w:rPr>
        <w:t xml:space="preserve"> Раздел 0 «Быстрая помощь» — весь, хотя бы пролистать, чтобы знать</w:t>
      </w:r>
      <w:r>
        <w:rPr>
          <w:rtl w:val="0"/>
          <w:lang w:val="ru-RU"/>
        </w:rPr>
        <w:t xml:space="preserve"> его содержание, о</w:t>
      </w:r>
      <w:r>
        <w:rPr>
          <w:rtl w:val="0"/>
          <w:lang w:val="en-US"/>
        </w:rPr>
        <w:t>собенно:</w:t>
      </w:r>
    </w:p>
    <w:p>
      <w:pPr>
        <w:pStyle w:val="Compact"/>
        <w:numPr>
          <w:ilvl w:val="0"/>
          <w:numId w:val="2"/>
        </w:numPr>
      </w:pPr>
      <w:r>
        <w:rPr>
          <w:rtl w:val="0"/>
          <w:lang w:val="en-US"/>
        </w:rPr>
        <w:t xml:space="preserve">0.1 — когда вызывать скорую, а когда везти в роддом;</w:t>
      </w:r>
    </w:p>
    <w:p>
      <w:pPr>
        <w:pStyle w:val="Compact"/>
        <w:numPr>
          <w:ilvl w:val="0"/>
          <w:numId w:val="2"/>
        </w:numPr>
      </w:pPr>
      <w:r>
        <w:rPr>
          <w:rtl w:val="0"/>
          <w:lang w:val="en-US"/>
        </w:rPr>
        <w:t xml:space="preserve">0.10 — обморок и судороги: здесь помощь оказывает тот, кто рядом;</w:t>
      </w:r>
    </w:p>
    <w:p>
      <w:pPr>
        <w:pStyle w:val="Compact"/>
        <w:numPr>
          <w:ilvl w:val="0"/>
          <w:numId w:val="2"/>
        </w:numPr>
      </w:pPr>
      <w:r>
        <w:rPr>
          <w:rtl w:val="0"/>
          <w:lang w:val="en-US"/>
        </w:rPr>
        <w:t xml:space="preserve">0.17 — острый психический кризис: почему нельзя оставлять одну;</w:t>
      </w:r>
    </w:p>
    <w:p>
      <w:pPr>
        <w:pStyle w:val="Compact"/>
        <w:numPr>
          <w:ilvl w:val="0"/>
          <w:numId w:val="2"/>
        </w:numPr>
      </w:pPr>
      <w:r>
        <w:rPr>
          <w:rtl w:val="0"/>
          <w:lang w:val="en-US"/>
        </w:rPr>
        <w:t xml:space="preserve">0.20 — что сказать диспетчеру и в приёмном отделении;</w:t>
      </w:r>
    </w:p>
    <w:p>
      <w:pPr>
        <w:pStyle w:val="Compact"/>
        <w:numPr>
          <w:ilvl w:val="0"/>
          <w:numId w:val="2"/>
        </w:numPr>
      </w:pPr>
      <w:r>
        <w:rPr>
          <w:rtl w:val="0"/>
          <w:lang w:val="en-US"/>
        </w:rPr>
        <w:t xml:space="preserve">0.21 — что делать и чего не делать, пока ждёте помощи.</w:t>
      </w:r>
    </w:p>
    <w:p>
      <w:pPr>
        <w:pStyle w:val="Body Text"/>
      </w:pPr>
      <w:bookmarkStart w:name="есликнигучитаетблизкийчеловек2" w:id="13"/>
      <w:r>
        <w:rPr>
          <w:rFonts w:ascii="Cambria Bold" w:hAnsi="Cambria Bold" w:hint="default"/>
          <w:rtl w:val="0"/>
          <w:lang w:val="en-US"/>
        </w:rPr>
        <w:t>Если вы её партнёр</w:t>
      </w:r>
      <w:r>
        <w:rPr>
          <w:rtl w:val="0"/>
          <w:lang w:val="en-US"/>
        </w:rPr>
        <w:t xml:space="preserve"> — глава об интимной жизни (Тема 4): можно ли близость при беременности, почему меняется желание, зачем презерватив, что значит «половой покой» и какие симптомы после близости требуют действий. И раздел о том, почему на половые инфекции обследуют обоих (Тема 9, 9.5).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Если в доме кто</w:t>
      </w:r>
      <w:r>
        <w:rPr>
          <w:rFonts w:ascii="Cambria Bold" w:hAnsi="Cambria Bold"/>
          <w:rtl w:val="0"/>
          <w:lang w:val="en-US"/>
        </w:rPr>
        <w:t>-</w:t>
      </w:r>
      <w:r>
        <w:rPr>
          <w:rFonts w:ascii="Cambria Bold" w:hAnsi="Cambria Bold" w:hint="default"/>
          <w:rtl w:val="0"/>
          <w:lang w:val="en-US"/>
        </w:rPr>
        <w:t>то курит</w:t>
      </w:r>
      <w:r>
        <w:rPr>
          <w:rtl w:val="0"/>
          <w:lang w:val="en-US"/>
        </w:rPr>
        <w:t xml:space="preserve"> — что пассивное курение, вейп и кальян делают с беременной и ребёнком и куда обратиться, если бросить не получается (Тема 8, 8.2–8.4 и 8.6).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Если вы готовите</w:t>
      </w:r>
      <w:r>
        <w:rPr>
          <w:rFonts w:ascii="Cambria Bold" w:hAnsi="Cambria Bold"/>
          <w:rtl w:val="0"/>
          <w:lang w:val="en-US"/>
        </w:rPr>
        <w:t xml:space="preserve">, </w:t>
      </w:r>
      <w:r>
        <w:rPr>
          <w:rFonts w:ascii="Cambria Bold" w:hAnsi="Cambria Bold" w:hint="default"/>
          <w:rtl w:val="0"/>
          <w:lang w:val="en-US"/>
        </w:rPr>
        <w:t>убираете</w:t>
      </w:r>
      <w:r>
        <w:rPr>
          <w:rFonts w:ascii="Cambria Bold" w:hAnsi="Cambria Bold"/>
          <w:rtl w:val="0"/>
          <w:lang w:val="en-US"/>
        </w:rPr>
        <w:t xml:space="preserve">, </w:t>
      </w:r>
      <w:r>
        <w:rPr>
          <w:rFonts w:ascii="Cambria Bold" w:hAnsi="Cambria Bold" w:hint="default"/>
          <w:rtl w:val="0"/>
          <w:lang w:val="en-US"/>
        </w:rPr>
        <w:t>делаете ремонт или водите машину</w:t>
      </w:r>
      <w:r>
        <w:rPr>
          <w:rtl w:val="0"/>
          <w:lang w:val="en-US"/>
        </w:rPr>
        <w:t xml:space="preserve"> — какие продукты опасны и как их готовить (Тема 1, 1.5), почему беременную освобождают от кошачьего лотка (Тема 9, 9.4), бытовая химия и ремонт, угарный газ, как пристегнуть беременную в машине и что делать после падения (Тема 8, 8.7, 8.8, 8.13, 8.16).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Если в семье маленькие дети или кто</w:t>
      </w:r>
      <w:r>
        <w:rPr>
          <w:rFonts w:ascii="Cambria Bold" w:hAnsi="Cambria Bold"/>
          <w:rtl w:val="0"/>
          <w:lang w:val="en-US"/>
        </w:rPr>
        <w:t>-</w:t>
      </w:r>
      <w:r>
        <w:rPr>
          <w:rFonts w:ascii="Cambria Bold" w:hAnsi="Cambria Bold" w:hint="default"/>
          <w:rtl w:val="0"/>
          <w:lang w:val="en-US"/>
        </w:rPr>
        <w:t>то заболел</w:t>
      </w:r>
      <w:r>
        <w:rPr>
          <w:rtl w:val="0"/>
          <w:lang w:val="en-US"/>
        </w:rPr>
        <w:t xml:space="preserve"> — что считать контактом, о чём сообщить врачу, что делать при сыпи у ребёнка (Тема 9, 9.2, 9.9, 9.10).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Если вы советуете лекарства и травы</w:t>
      </w:r>
      <w:r>
        <w:rPr>
          <w:rtl w:val="0"/>
          <w:lang w:val="en-US"/>
        </w:rPr>
        <w:t xml:space="preserve"> — почему «без рецепта» и «натуральное» при беременности не значит безопасно (Тема 7, 7.6 и 7.12).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Если замечаете перемены в её настроении</w:t>
      </w:r>
      <w:r>
        <w:rPr>
          <w:rtl w:val="0"/>
          <w:lang w:val="en-US"/>
        </w:rPr>
        <w:t xml:space="preserve"> — чем обычные переживания отличаются от признаков, при которых нужна помощь, что действительно помогает и что делать при остром кризисе (Тема 10, 10.3, 10.5, 10.10, 10.14).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Если помогаете следить за её состоянием дома</w:t>
      </w:r>
      <w:r>
        <w:rPr>
          <w:rtl w:val="0"/>
          <w:lang w:val="en-US"/>
        </w:rPr>
        <w:t xml:space="preserve"> — как измерять давление, когда наблюдение дома заканчивается и как описать симптом врачу или диспетчеру (Тема 11, 11.3, 11.7, 11.8).</w:t>
      </w:r>
    </w:p>
    <w:p>
      <w:pPr>
        <w:pStyle w:val="Body Text"/>
      </w:pPr>
      <w:r>
        <w:rPr>
          <w:rFonts w:ascii="Cambria Bold" w:hAnsi="Cambria Bold" w:hint="default"/>
          <w:rtl w:val="0"/>
          <w:lang w:val="en-US"/>
        </w:rPr>
        <w:t>Если вам кажется</w:t>
      </w:r>
      <w:r>
        <w:rPr>
          <w:rFonts w:ascii="Cambria Bold" w:hAnsi="Cambria Bold"/>
          <w:rtl w:val="0"/>
          <w:lang w:val="en-US"/>
        </w:rPr>
        <w:t xml:space="preserve">, </w:t>
      </w:r>
      <w:r>
        <w:rPr>
          <w:rFonts w:ascii="Cambria Bold" w:hAnsi="Cambria Bold" w:hint="default"/>
          <w:rtl w:val="0"/>
          <w:lang w:val="en-US"/>
        </w:rPr>
        <w:t>что ей небезопасно дома</w:t>
      </w:r>
      <w:r>
        <w:rPr>
          <w:rtl w:val="0"/>
          <w:lang w:val="en-US"/>
        </w:rPr>
        <w:t xml:space="preserve">, — неважно, с кем это связано, — признаки, куда обратиться и почему нельзя </w:t>
      </w:r>
      <w:r>
        <w:rPr>
          <w:rtl w:val="0"/>
          <w:lang w:val="ru-RU"/>
        </w:rPr>
        <w:t>оказывать на человека «давление»</w:t>
      </w:r>
      <w:r>
        <w:rPr>
          <w:rtl w:val="0"/>
          <w:lang w:val="en-US"/>
        </w:rPr>
        <w:t xml:space="preserve"> (Тема 10, 10.13).</w:t>
      </w:r>
      <w:bookmarkEnd w:id="13"/>
      <w:bookmarkEnd w:id="12"/>
    </w:p>
    <w:p>
      <w:pPr>
        <w:pStyle w:val="Рубрика 2"/>
      </w:pPr>
    </w:p>
    <w:p>
      <w:pPr>
        <w:pStyle w:val="Рубрика 2"/>
      </w:pPr>
      <w:bookmarkStart w:name="клиническиеинаучныеисточники" w:id="14"/>
      <w:r>
        <w:rPr>
          <w:rFonts w:cs="Arial Unicode MS" w:eastAsia="Arial Unicode MS" w:hint="default"/>
          <w:rtl w:val="0"/>
          <w:lang w:val="ru-RU"/>
        </w:rPr>
        <w:t>Клинические и научные источники</w:t>
      </w:r>
    </w:p>
    <w:p>
      <w:pPr>
        <w:pStyle w:val="Compac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Минздрав России. Приказ от 20.06.2013 № 388н «Об утверждении Порядка оказания скорой, в том числе скорой специализированной, медицинской помощи» (ред. 05.05.2016), п. 9 — вызов скорой по номерам 103 и 112 («Что можно решать самой, а что требует врача»).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Минздрав России. Приказ от 19.12.2025 № 747н «О Порядке оказания медицинской помощи по профилю „акушерство и гинекология“» (действует с 10.01.2026), п. 5 — экстренная, неотложная и плановая формы помощи; основа пяти уровней срочности («Что можно решать самой, а что требует врача»). </w:t>
      </w:r>
      <w:r>
        <w:rPr>
          <w:rFonts w:ascii="Cambria Italic" w:hAnsi="Cambria Italic" w:hint="default"/>
          <w:rtl w:val="0"/>
          <w:lang w:val="en-US"/>
        </w:rPr>
        <w:t xml:space="preserve">Пять уровней — построение автора Темы </w:t>
      </w:r>
      <w:r>
        <w:rPr>
          <w:rFonts w:ascii="Cambria Italic" w:hAnsi="Cambria Italic"/>
          <w:rtl w:val="0"/>
          <w:lang w:val="en-US"/>
        </w:rPr>
        <w:t xml:space="preserve">11, </w:t>
      </w:r>
      <w:r>
        <w:rPr>
          <w:rFonts w:ascii="Cambria Italic" w:hAnsi="Cambria Italic" w:hint="default"/>
          <w:rtl w:val="0"/>
          <w:lang w:val="en-US"/>
        </w:rPr>
        <w:t xml:space="preserve">раздел </w:t>
      </w:r>
      <w:r>
        <w:rPr>
          <w:rFonts w:ascii="Cambria Italic" w:hAnsi="Cambria Italic"/>
          <w:rtl w:val="0"/>
          <w:lang w:val="en-US"/>
        </w:rPr>
        <w:t xml:space="preserve">11.7; </w:t>
      </w:r>
      <w:r>
        <w:rPr>
          <w:rFonts w:ascii="Cambria Italic" w:hAnsi="Cambria Italic" w:hint="default"/>
          <w:rtl w:val="0"/>
          <w:lang w:val="en-US"/>
        </w:rPr>
        <w:t xml:space="preserve">вопрос врачу — </w:t>
      </w:r>
      <w:r>
        <w:rPr>
          <w:rFonts w:ascii="Cambria Italic" w:hAnsi="Cambria Italic"/>
          <w:rtl w:val="0"/>
          <w:lang w:val="en-US"/>
        </w:rPr>
        <w:t xml:space="preserve">DISPUTED-CLAIMS, </w:t>
      </w:r>
      <w:r>
        <w:rPr>
          <w:rFonts w:ascii="Cambria Italic" w:hAnsi="Cambria Italic" w:hint="default"/>
          <w:rtl w:val="0"/>
          <w:lang w:val="en-US"/>
        </w:rPr>
        <w:t xml:space="preserve">строка </w:t>
      </w:r>
      <w:r>
        <w:rPr>
          <w:rFonts w:ascii="Cambria Italic" w:hAnsi="Cambria Italic"/>
          <w:rtl w:val="0"/>
          <w:lang w:val="en-US"/>
        </w:rPr>
        <w:t>54.</w:t>
      </w:r>
      <w:bookmarkEnd w:id="14"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Italic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•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40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32"/>
      <w:szCs w:val="32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1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8"/>
      <w:szCs w:val="28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paragraph" w:styleId="Рубрика 3">
    <w:name w:val="Рубрика 3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2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4"/>
      <w:szCs w:val="24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